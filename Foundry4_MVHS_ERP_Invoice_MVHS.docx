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62"/>
        <w:gridCol w:w="5162"/>
      </w:tblGrid>
      <w:tr w:rsidR="00A12891" w:rsidRPr="00B67916" w14:paraId="27DCFF41" w14:textId="77777777">
        <w:trPr>
          <w:jc w:val="center"/>
        </w:trPr>
        <w:tc>
          <w:tcPr>
            <w:tcW w:w="516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BD167F5" w14:textId="77777777" w:rsidR="00A12891" w:rsidRPr="00B67916" w:rsidRDefault="00A12891">
            <w:pPr>
              <w:rPr>
                <w:color w:val="000000" w:themeColor="text1"/>
                <w:sz w:val="21"/>
                <w:szCs w:val="28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283"/>
              <w:gridCol w:w="2464"/>
            </w:tblGrid>
            <w:tr w:rsidR="00A12891" w:rsidRPr="00B67916" w14:paraId="04C49EEF" w14:textId="77777777" w:rsidTr="00D66336">
              <w:trPr>
                <w:trHeight w:val="1567"/>
              </w:trPr>
              <w:tc>
                <w:tcPr>
                  <w:tcW w:w="1283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</w:tcPr>
                <w:p w14:paraId="6B8DE73C" w14:textId="77777777" w:rsidR="00A12891" w:rsidRPr="00B67916" w:rsidRDefault="00000000">
                  <w:pPr>
                    <w:rPr>
                      <w:color w:val="000000" w:themeColor="text1"/>
                      <w:sz w:val="21"/>
                      <w:szCs w:val="28"/>
                    </w:rPr>
                  </w:pPr>
                  <w:r w:rsidRPr="00B67916">
                    <w:rPr>
                      <w:noProof/>
                      <w:color w:val="000000" w:themeColor="text1"/>
                      <w:sz w:val="21"/>
                      <w:szCs w:val="28"/>
                    </w:rPr>
                    <w:drawing>
                      <wp:inline distT="0" distB="0" distL="0" distR="0" wp14:anchorId="7C1CB284" wp14:editId="73F9657D">
                        <wp:extent cx="658368" cy="743319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(1)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8368" cy="743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12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</w:tcPr>
                <w:p w14:paraId="3DECE2B5" w14:textId="77777777" w:rsidR="00A12891" w:rsidRPr="00B67916" w:rsidRDefault="00000000">
                  <w:pPr>
                    <w:spacing w:after="20"/>
                    <w:rPr>
                      <w:color w:val="000000" w:themeColor="text1"/>
                      <w:sz w:val="21"/>
                      <w:szCs w:val="28"/>
                    </w:rPr>
                  </w:pPr>
                  <w:r w:rsidRPr="00B67916">
                    <w:rPr>
                      <w:rFonts w:ascii="Aptos Display" w:hAnsi="Aptos Display"/>
                      <w:b/>
                      <w:color w:val="000000" w:themeColor="text1"/>
                      <w:sz w:val="56"/>
                      <w:szCs w:val="28"/>
                    </w:rPr>
                    <w:t>Foundry4</w:t>
                  </w:r>
                </w:p>
                <w:p w14:paraId="43C2019C" w14:textId="77777777" w:rsidR="00A12891" w:rsidRPr="00B67916" w:rsidRDefault="00000000">
                  <w:pPr>
                    <w:rPr>
                      <w:color w:val="000000" w:themeColor="text1"/>
                      <w:sz w:val="21"/>
                      <w:szCs w:val="28"/>
                    </w:rPr>
                  </w:pPr>
                  <w:r w:rsidRPr="00B67916">
                    <w:rPr>
                      <w:b/>
                      <w:color w:val="000000" w:themeColor="text1"/>
                      <w:sz w:val="20"/>
                      <w:szCs w:val="28"/>
                    </w:rPr>
                    <w:t>Technology • Creativity • Data • AI</w:t>
                  </w:r>
                </w:p>
              </w:tc>
            </w:tr>
          </w:tbl>
          <w:p w14:paraId="0611E176" w14:textId="77777777" w:rsidR="00A12891" w:rsidRPr="00B67916" w:rsidRDefault="00A12891">
            <w:pPr>
              <w:rPr>
                <w:color w:val="000000" w:themeColor="text1"/>
                <w:sz w:val="21"/>
                <w:szCs w:val="28"/>
              </w:rPr>
            </w:pPr>
          </w:p>
        </w:tc>
        <w:tc>
          <w:tcPr>
            <w:tcW w:w="516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7032CE7" w14:textId="77777777" w:rsidR="00A12891" w:rsidRPr="00B67916" w:rsidRDefault="00000000">
            <w:pPr>
              <w:jc w:val="right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rFonts w:ascii="Aptos Display" w:hAnsi="Aptos Display"/>
                <w:b/>
                <w:color w:val="000000" w:themeColor="text1"/>
                <w:sz w:val="56"/>
                <w:szCs w:val="28"/>
              </w:rPr>
              <w:t>INVOICE</w:t>
            </w:r>
          </w:p>
          <w:p w14:paraId="4FDE8D3B" w14:textId="029FA523" w:rsidR="00A12891" w:rsidRPr="00B67916" w:rsidRDefault="00535A2C">
            <w:pPr>
              <w:jc w:val="right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</w:rPr>
              <w:t>Annual subscription for M.V HIGH SCHOOL ERP software, hosting, maintenance, updates, technical support and deployment infrastructure.</w:t>
            </w:r>
          </w:p>
        </w:tc>
      </w:tr>
    </w:tbl>
    <w:p w14:paraId="64392CE3" w14:textId="77777777" w:rsidR="00A12891" w:rsidRPr="00B67916" w:rsidRDefault="00A12891">
      <w:pPr>
        <w:pBdr>
          <w:bottom w:val="single" w:sz="12" w:space="1" w:color="0B1024"/>
        </w:pBdr>
        <w:spacing w:before="80" w:after="120"/>
        <w:rPr>
          <w:color w:val="000000" w:themeColor="text1"/>
          <w:sz w:val="21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1"/>
        <w:gridCol w:w="2581"/>
        <w:gridCol w:w="2581"/>
        <w:gridCol w:w="2581"/>
      </w:tblGrid>
      <w:tr w:rsidR="00A12891" w:rsidRPr="00B67916" w14:paraId="58FAB717" w14:textId="77777777" w:rsidTr="00026074">
        <w:trPr>
          <w:jc w:val="center"/>
        </w:trPr>
        <w:tc>
          <w:tcPr>
            <w:tcW w:w="2581" w:type="dxa"/>
          </w:tcPr>
          <w:p w14:paraId="007BFD3A" w14:textId="77777777" w:rsidR="00A12891" w:rsidRPr="00B67916" w:rsidRDefault="00000000">
            <w:pPr>
              <w:spacing w:after="40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Invoice No.</w:t>
            </w:r>
          </w:p>
          <w:p w14:paraId="2FAE37BE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2"/>
                <w:szCs w:val="28"/>
              </w:rPr>
              <w:t>MVHS-ERP-2026-001</w:t>
            </w:r>
          </w:p>
        </w:tc>
        <w:tc>
          <w:tcPr>
            <w:tcW w:w="2581" w:type="dxa"/>
          </w:tcPr>
          <w:p w14:paraId="499D4B2A" w14:textId="77777777" w:rsidR="00A12891" w:rsidRPr="00B67916" w:rsidRDefault="00000000">
            <w:pPr>
              <w:spacing w:after="40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Invoice Date</w:t>
            </w:r>
          </w:p>
          <w:p w14:paraId="3259791E" w14:textId="37AC4EC3" w:rsidR="00A12891" w:rsidRPr="00B67916" w:rsidRDefault="003B5C3D">
            <w:pPr>
              <w:rPr>
                <w:color w:val="000000" w:themeColor="text1"/>
                <w:sz w:val="21"/>
                <w:szCs w:val="28"/>
              </w:rPr>
            </w:pPr>
            <w:r>
              <w:rPr>
                <w:b/>
                <w:color w:val="000000" w:themeColor="text1"/>
                <w:sz w:val="22"/>
                <w:szCs w:val="28"/>
              </w:rPr>
              <w:t>20</w:t>
            </w:r>
            <w:r w:rsidR="00535A2C" w:rsidRPr="00B67916">
              <w:rPr>
                <w:b/>
                <w:color w:val="000000" w:themeColor="text1"/>
                <w:sz w:val="22"/>
                <w:szCs w:val="28"/>
              </w:rPr>
              <w:t xml:space="preserve"> </w:t>
            </w:r>
            <w:r w:rsidR="00040D3F" w:rsidRPr="00B67916">
              <w:rPr>
                <w:b/>
                <w:color w:val="000000" w:themeColor="text1"/>
                <w:sz w:val="22"/>
                <w:szCs w:val="28"/>
              </w:rPr>
              <w:t>August, 2026</w:t>
            </w:r>
          </w:p>
        </w:tc>
        <w:tc>
          <w:tcPr>
            <w:tcW w:w="2581" w:type="dxa"/>
          </w:tcPr>
          <w:p w14:paraId="2D883084" w14:textId="77777777" w:rsidR="00A12891" w:rsidRPr="00B67916" w:rsidRDefault="00000000">
            <w:pPr>
              <w:spacing w:after="40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Service Period</w:t>
            </w:r>
          </w:p>
          <w:p w14:paraId="5CBA0FC5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2"/>
                <w:szCs w:val="28"/>
              </w:rPr>
              <w:t>1 Year</w:t>
            </w:r>
          </w:p>
        </w:tc>
        <w:tc>
          <w:tcPr>
            <w:tcW w:w="2581" w:type="dxa"/>
          </w:tcPr>
          <w:p w14:paraId="68FBCDE8" w14:textId="77777777" w:rsidR="00A12891" w:rsidRPr="00B67916" w:rsidRDefault="00000000">
            <w:pPr>
              <w:spacing w:after="40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Period Dates</w:t>
            </w:r>
          </w:p>
          <w:p w14:paraId="1F173937" w14:textId="5BB12994" w:rsidR="00A12891" w:rsidRPr="00B67916" w:rsidRDefault="003B5C3D">
            <w:pPr>
              <w:rPr>
                <w:color w:val="000000" w:themeColor="text1"/>
                <w:sz w:val="21"/>
                <w:szCs w:val="28"/>
              </w:rPr>
            </w:pPr>
            <w:r>
              <w:rPr>
                <w:b/>
                <w:color w:val="000000" w:themeColor="text1"/>
                <w:sz w:val="22"/>
                <w:szCs w:val="28"/>
              </w:rPr>
              <w:t>24</w:t>
            </w:r>
            <w:r w:rsidR="0071079E">
              <w:rPr>
                <w:b/>
                <w:color w:val="000000" w:themeColor="text1"/>
                <w:sz w:val="22"/>
                <w:szCs w:val="28"/>
              </w:rPr>
              <w:t xml:space="preserve"> </w:t>
            </w:r>
            <w:r w:rsidR="00535A2C" w:rsidRPr="00B67916">
              <w:rPr>
                <w:b/>
                <w:color w:val="000000" w:themeColor="text1"/>
                <w:sz w:val="22"/>
                <w:szCs w:val="28"/>
              </w:rPr>
              <w:t>Aug</w:t>
            </w:r>
            <w:ins w:id="0" w:author="Amroy Pereira" w:date="2026-08-12T08:30:00Z" w16du:dateUtc="2026-08-12T03:00:00Z">
              <w:r w:rsidR="00B67916" w:rsidRPr="00E9135A">
                <w:rPr>
                  <w:b/>
                  <w:color w:val="000000" w:themeColor="text1"/>
                  <w:sz w:val="22"/>
                  <w:szCs w:val="28"/>
                </w:rPr>
                <w:t>ust</w:t>
              </w:r>
            </w:ins>
            <w:del w:id="1" w:author="Amroy Pereira" w:date="2026-08-12T08:29:00Z" w16du:dateUtc="2026-08-12T02:59:00Z">
              <w:r w:rsidR="00535A2C" w:rsidRPr="00B67916" w:rsidDel="00A84039">
                <w:rPr>
                  <w:b/>
                  <w:color w:val="000000" w:themeColor="text1"/>
                  <w:sz w:val="22"/>
                  <w:szCs w:val="28"/>
                </w:rPr>
                <w:delText>,</w:delText>
              </w:r>
            </w:del>
            <w:r w:rsidR="00535A2C" w:rsidRPr="00B67916">
              <w:rPr>
                <w:b/>
                <w:color w:val="000000" w:themeColor="text1"/>
                <w:sz w:val="22"/>
                <w:szCs w:val="28"/>
              </w:rPr>
              <w:t xml:space="preserve"> 2026 - </w:t>
            </w:r>
            <w:r>
              <w:rPr>
                <w:b/>
                <w:color w:val="000000" w:themeColor="text1"/>
                <w:sz w:val="22"/>
                <w:szCs w:val="28"/>
              </w:rPr>
              <w:t>23</w:t>
            </w:r>
            <w:r w:rsidR="00535A2C" w:rsidRPr="00B67916">
              <w:rPr>
                <w:b/>
                <w:color w:val="000000" w:themeColor="text1"/>
                <w:sz w:val="22"/>
                <w:szCs w:val="28"/>
              </w:rPr>
              <w:t xml:space="preserve"> </w:t>
            </w:r>
            <w:del w:id="2" w:author="Amroy Pereira" w:date="2026-08-12T08:30:00Z" w16du:dateUtc="2026-08-12T03:00:00Z">
              <w:r w:rsidR="00535A2C" w:rsidRPr="00B67916" w:rsidDel="00B67916">
                <w:rPr>
                  <w:b/>
                  <w:color w:val="000000" w:themeColor="text1"/>
                  <w:sz w:val="22"/>
                  <w:szCs w:val="28"/>
                </w:rPr>
                <w:delText>Aug</w:delText>
              </w:r>
            </w:del>
            <w:ins w:id="3" w:author="Amroy Pereira" w:date="2026-08-12T08:30:00Z" w16du:dateUtc="2026-08-12T03:00:00Z">
              <w:r w:rsidR="00B67916" w:rsidRPr="00B67916">
                <w:rPr>
                  <w:b/>
                  <w:color w:val="000000" w:themeColor="text1"/>
                  <w:sz w:val="22"/>
                  <w:szCs w:val="28"/>
                </w:rPr>
                <w:t>August</w:t>
              </w:r>
            </w:ins>
            <w:del w:id="4" w:author="Amroy Pereira" w:date="2026-08-12T08:30:00Z" w16du:dateUtc="2026-08-12T03:00:00Z">
              <w:r w:rsidR="00535A2C" w:rsidRPr="00B67916" w:rsidDel="00B67916">
                <w:rPr>
                  <w:b/>
                  <w:color w:val="000000" w:themeColor="text1"/>
                  <w:sz w:val="22"/>
                  <w:szCs w:val="28"/>
                </w:rPr>
                <w:delText>,</w:delText>
              </w:r>
            </w:del>
            <w:r w:rsidR="00535A2C" w:rsidRPr="00B67916">
              <w:rPr>
                <w:b/>
                <w:color w:val="000000" w:themeColor="text1"/>
                <w:sz w:val="22"/>
                <w:szCs w:val="28"/>
              </w:rPr>
              <w:t xml:space="preserve"> 2027</w:t>
            </w:r>
          </w:p>
        </w:tc>
      </w:tr>
      <w:tr w:rsidR="00A12891" w:rsidRPr="00B67916" w14:paraId="6FBA70E6" w14:textId="77777777" w:rsidTr="00026074">
        <w:trPr>
          <w:jc w:val="center"/>
        </w:trPr>
        <w:tc>
          <w:tcPr>
            <w:tcW w:w="2581" w:type="dxa"/>
          </w:tcPr>
          <w:p w14:paraId="254ECB78" w14:textId="77777777" w:rsidR="00A12891" w:rsidRPr="00B67916" w:rsidRDefault="00000000">
            <w:pPr>
              <w:jc w:val="center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1"/>
                <w:szCs w:val="28"/>
              </w:rPr>
              <w:t>Project Name</w:t>
            </w:r>
          </w:p>
        </w:tc>
        <w:tc>
          <w:tcPr>
            <w:tcW w:w="7743" w:type="dxa"/>
            <w:gridSpan w:val="3"/>
          </w:tcPr>
          <w:p w14:paraId="5AE07377" w14:textId="2E9B991F" w:rsidR="00A12891" w:rsidRPr="00B67916" w:rsidRDefault="00A84039" w:rsidP="00535A2C">
            <w:pPr>
              <w:tabs>
                <w:tab w:val="left" w:pos="5937"/>
              </w:tabs>
              <w:rPr>
                <w:b/>
                <w:bCs/>
                <w:color w:val="000000" w:themeColor="text1"/>
                <w:sz w:val="21"/>
                <w:szCs w:val="28"/>
              </w:rPr>
            </w:pPr>
            <w:r w:rsidRPr="00B67916">
              <w:rPr>
                <w:rStyle w:val="HTMLCode"/>
                <w:rFonts w:ascii="Aptos" w:eastAsiaTheme="minorEastAsia" w:hAnsi="Aptos"/>
                <w:b/>
                <w:bCs/>
                <w:color w:val="000000" w:themeColor="text1"/>
                <w:sz w:val="22"/>
                <w:szCs w:val="22"/>
              </w:rPr>
              <w:t>M.V HIGH SCHOOL ERP ANNUAL SUBSCRIPTION.</w:t>
            </w:r>
          </w:p>
        </w:tc>
      </w:tr>
    </w:tbl>
    <w:p w14:paraId="5E8A0B22" w14:textId="77777777" w:rsidR="00A12891" w:rsidRPr="00B67916" w:rsidRDefault="00000000">
      <w:pPr>
        <w:spacing w:before="80" w:after="100"/>
        <w:rPr>
          <w:color w:val="000000" w:themeColor="text1"/>
          <w:sz w:val="21"/>
          <w:szCs w:val="28"/>
        </w:rPr>
      </w:pPr>
      <w:r w:rsidRPr="00B67916">
        <w:rPr>
          <w:rFonts w:ascii="Aptos Display" w:hAnsi="Aptos Display"/>
          <w:b/>
          <w:color w:val="000000" w:themeColor="text1"/>
          <w:sz w:val="32"/>
          <w:szCs w:val="28"/>
        </w:rPr>
        <w:t>Billing Information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2"/>
        <w:gridCol w:w="5162"/>
      </w:tblGrid>
      <w:tr w:rsidR="00A12891" w:rsidRPr="00B67916" w14:paraId="6739287C" w14:textId="77777777" w:rsidTr="00026074">
        <w:trPr>
          <w:jc w:val="center"/>
        </w:trPr>
        <w:tc>
          <w:tcPr>
            <w:tcW w:w="5162" w:type="dxa"/>
            <w:shd w:val="clear" w:color="auto" w:fill="FFFFFF"/>
          </w:tcPr>
          <w:p w14:paraId="70DA00A0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BILLED BY</w:t>
            </w:r>
          </w:p>
          <w:p w14:paraId="7656DBD4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1"/>
                <w:szCs w:val="28"/>
              </w:rPr>
              <w:t>Foundry4</w:t>
            </w:r>
          </w:p>
          <w:p w14:paraId="7D3C4ED2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Email: info@foundry4.in</w:t>
            </w:r>
          </w:p>
          <w:p w14:paraId="0DA8C368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Website: foundry4.in</w:t>
            </w:r>
          </w:p>
          <w:p w14:paraId="1E5D1CAA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Phone: 8433568078</w:t>
            </w:r>
          </w:p>
        </w:tc>
        <w:tc>
          <w:tcPr>
            <w:tcW w:w="5162" w:type="dxa"/>
            <w:shd w:val="clear" w:color="auto" w:fill="FFFFFF"/>
          </w:tcPr>
          <w:p w14:paraId="75215BDA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BILLED TO</w:t>
            </w:r>
          </w:p>
          <w:p w14:paraId="1BCDBFF2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1"/>
                <w:szCs w:val="28"/>
              </w:rPr>
              <w:t>The Principal / Management</w:t>
            </w:r>
          </w:p>
          <w:p w14:paraId="3F49633B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Marwari Vidyalaya High School</w:t>
            </w:r>
          </w:p>
          <w:p w14:paraId="7D70B0BC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Mumbai, Maharashtra, India</w:t>
            </w:r>
          </w:p>
        </w:tc>
      </w:tr>
    </w:tbl>
    <w:p w14:paraId="16D3178F" w14:textId="77777777" w:rsidR="00A12891" w:rsidRPr="00B67916" w:rsidRDefault="00000000">
      <w:pPr>
        <w:spacing w:before="80" w:after="100"/>
        <w:rPr>
          <w:color w:val="000000" w:themeColor="text1"/>
          <w:sz w:val="21"/>
          <w:szCs w:val="28"/>
        </w:rPr>
      </w:pPr>
      <w:r w:rsidRPr="00B67916">
        <w:rPr>
          <w:rFonts w:ascii="Aptos Display" w:hAnsi="Aptos Display"/>
          <w:b/>
          <w:color w:val="000000" w:themeColor="text1"/>
          <w:sz w:val="32"/>
          <w:szCs w:val="28"/>
        </w:rPr>
        <w:t>Service Details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4"/>
        <w:gridCol w:w="4656"/>
        <w:gridCol w:w="1882"/>
        <w:gridCol w:w="2016"/>
      </w:tblGrid>
      <w:tr w:rsidR="00A12891" w:rsidRPr="00B67916" w14:paraId="2B6D2C5E" w14:textId="77777777" w:rsidTr="00D66336">
        <w:trPr>
          <w:trHeight w:val="279"/>
          <w:jc w:val="center"/>
        </w:trPr>
        <w:tc>
          <w:tcPr>
            <w:tcW w:w="1824" w:type="dxa"/>
          </w:tcPr>
          <w:p w14:paraId="3B3B7BC0" w14:textId="77777777" w:rsidR="00A12891" w:rsidRPr="00B67916" w:rsidRDefault="00000000">
            <w:pPr>
              <w:jc w:val="center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S.No</w:t>
            </w:r>
          </w:p>
        </w:tc>
        <w:tc>
          <w:tcPr>
            <w:tcW w:w="4656" w:type="dxa"/>
          </w:tcPr>
          <w:p w14:paraId="7407546E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Description of Services</w:t>
            </w:r>
          </w:p>
        </w:tc>
        <w:tc>
          <w:tcPr>
            <w:tcW w:w="1881" w:type="dxa"/>
          </w:tcPr>
          <w:p w14:paraId="583EFE70" w14:textId="77777777" w:rsidR="00A12891" w:rsidRPr="00B67916" w:rsidRDefault="00000000">
            <w:pPr>
              <w:jc w:val="center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Period</w:t>
            </w:r>
          </w:p>
        </w:tc>
        <w:tc>
          <w:tcPr>
            <w:tcW w:w="2016" w:type="dxa"/>
          </w:tcPr>
          <w:p w14:paraId="03B3FFE8" w14:textId="77777777" w:rsidR="00A12891" w:rsidRPr="00B67916" w:rsidRDefault="00000000">
            <w:pPr>
              <w:jc w:val="center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Amount (INR)</w:t>
            </w:r>
          </w:p>
        </w:tc>
      </w:tr>
      <w:tr w:rsidR="00A12891" w:rsidRPr="00B67916" w14:paraId="72D54A73" w14:textId="77777777" w:rsidTr="00040D3F">
        <w:trPr>
          <w:trHeight w:val="814"/>
          <w:jc w:val="center"/>
        </w:trPr>
        <w:tc>
          <w:tcPr>
            <w:tcW w:w="1824" w:type="dxa"/>
          </w:tcPr>
          <w:p w14:paraId="164BD7C2" w14:textId="77777777" w:rsidR="00A12891" w:rsidRPr="00B67916" w:rsidRDefault="00000000">
            <w:pPr>
              <w:jc w:val="center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1</w:t>
            </w:r>
          </w:p>
        </w:tc>
        <w:tc>
          <w:tcPr>
            <w:tcW w:w="4656" w:type="dxa"/>
          </w:tcPr>
          <w:p w14:paraId="7910E8DE" w14:textId="459F41BC" w:rsidR="00A12891" w:rsidRPr="00B67916" w:rsidRDefault="00535A2C">
            <w:pPr>
              <w:spacing w:after="20"/>
              <w:rPr>
                <w:b/>
                <w:bCs/>
                <w:color w:val="000000" w:themeColor="text1"/>
                <w:sz w:val="22"/>
                <w:szCs w:val="32"/>
              </w:rPr>
            </w:pPr>
            <w:r w:rsidRPr="00B67916">
              <w:rPr>
                <w:b/>
                <w:bCs/>
                <w:color w:val="000000" w:themeColor="text1"/>
                <w:sz w:val="22"/>
                <w:szCs w:val="32"/>
              </w:rPr>
              <w:t>Annual ERP Software License, Customization, Maintenance &amp; Support</w:t>
            </w:r>
          </w:p>
        </w:tc>
        <w:tc>
          <w:tcPr>
            <w:tcW w:w="1881" w:type="dxa"/>
          </w:tcPr>
          <w:p w14:paraId="18C27D7E" w14:textId="77777777" w:rsidR="00A12891" w:rsidRPr="00B67916" w:rsidRDefault="00000000">
            <w:pPr>
              <w:jc w:val="center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1 Year</w:t>
            </w:r>
          </w:p>
        </w:tc>
        <w:tc>
          <w:tcPr>
            <w:tcW w:w="2016" w:type="dxa"/>
          </w:tcPr>
          <w:p w14:paraId="78551360" w14:textId="0CC79196" w:rsidR="00A12891" w:rsidRPr="00B67916" w:rsidRDefault="0071079E">
            <w:pPr>
              <w:jc w:val="right"/>
              <w:rPr>
                <w:color w:val="000000" w:themeColor="text1"/>
                <w:sz w:val="21"/>
                <w:szCs w:val="28"/>
              </w:rPr>
            </w:pPr>
            <w:r>
              <w:rPr>
                <w:color w:val="000000" w:themeColor="text1"/>
                <w:sz w:val="21"/>
                <w:szCs w:val="28"/>
              </w:rPr>
              <w:t>45</w:t>
            </w:r>
            <w:r w:rsidR="00CD570E" w:rsidRPr="00B67916">
              <w:rPr>
                <w:color w:val="000000" w:themeColor="text1"/>
                <w:sz w:val="21"/>
                <w:szCs w:val="28"/>
              </w:rPr>
              <w:t>,000.00</w:t>
            </w:r>
          </w:p>
        </w:tc>
      </w:tr>
      <w:tr w:rsidR="00A12891" w:rsidRPr="00B67916" w14:paraId="1BA3C7D0" w14:textId="77777777" w:rsidTr="00D66336">
        <w:trPr>
          <w:trHeight w:val="1584"/>
          <w:jc w:val="center"/>
        </w:trPr>
        <w:tc>
          <w:tcPr>
            <w:tcW w:w="1824" w:type="dxa"/>
          </w:tcPr>
          <w:p w14:paraId="7B96124A" w14:textId="77777777" w:rsidR="00A12891" w:rsidRPr="00B67916" w:rsidRDefault="00000000">
            <w:pPr>
              <w:jc w:val="center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2</w:t>
            </w:r>
          </w:p>
        </w:tc>
        <w:tc>
          <w:tcPr>
            <w:tcW w:w="4656" w:type="dxa"/>
          </w:tcPr>
          <w:p w14:paraId="6D3153A1" w14:textId="2B904BDB" w:rsidR="00A12891" w:rsidRPr="00B67916" w:rsidRDefault="00535A2C">
            <w:pPr>
              <w:spacing w:after="20"/>
              <w:rPr>
                <w:b/>
                <w:bCs/>
                <w:color w:val="000000" w:themeColor="text1"/>
                <w:sz w:val="22"/>
                <w:szCs w:val="32"/>
              </w:rPr>
            </w:pPr>
            <w:r w:rsidRPr="00B67916">
              <w:rPr>
                <w:b/>
                <w:bCs/>
                <w:color w:val="000000" w:themeColor="text1"/>
                <w:sz w:val="22"/>
                <w:szCs w:val="32"/>
              </w:rPr>
              <w:t>Domain, VPS Hosting, SSL, Database, Backups &amp; Deployment Infrastructure</w:t>
            </w:r>
          </w:p>
        </w:tc>
        <w:tc>
          <w:tcPr>
            <w:tcW w:w="1881" w:type="dxa"/>
          </w:tcPr>
          <w:p w14:paraId="18624226" w14:textId="77777777" w:rsidR="00A12891" w:rsidRPr="00B67916" w:rsidRDefault="00000000">
            <w:pPr>
              <w:jc w:val="center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1 Year</w:t>
            </w:r>
          </w:p>
        </w:tc>
        <w:tc>
          <w:tcPr>
            <w:tcW w:w="2016" w:type="dxa"/>
          </w:tcPr>
          <w:p w14:paraId="0C906C9F" w14:textId="7D9A7CF5" w:rsidR="00A12891" w:rsidRPr="00B67916" w:rsidRDefault="00040D3F">
            <w:pPr>
              <w:jc w:val="right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20,000.00</w:t>
            </w:r>
          </w:p>
        </w:tc>
      </w:tr>
      <w:tr w:rsidR="00A12891" w:rsidRPr="00B67916" w14:paraId="615DD029" w14:textId="77777777" w:rsidTr="00D66336">
        <w:trPr>
          <w:trHeight w:val="297"/>
          <w:jc w:val="center"/>
        </w:trPr>
        <w:tc>
          <w:tcPr>
            <w:tcW w:w="8362" w:type="dxa"/>
            <w:gridSpan w:val="3"/>
          </w:tcPr>
          <w:p w14:paraId="753524F1" w14:textId="77777777" w:rsidR="00A12891" w:rsidRPr="00B67916" w:rsidRDefault="00000000">
            <w:pPr>
              <w:jc w:val="right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Subtotal</w:t>
            </w:r>
          </w:p>
        </w:tc>
        <w:tc>
          <w:tcPr>
            <w:tcW w:w="2016" w:type="dxa"/>
          </w:tcPr>
          <w:p w14:paraId="12D71C1A" w14:textId="5BDAA641" w:rsidR="00A12891" w:rsidRPr="00B67916" w:rsidRDefault="00B67916">
            <w:pPr>
              <w:jc w:val="right"/>
              <w:rPr>
                <w:color w:val="000000" w:themeColor="text1"/>
                <w:sz w:val="21"/>
                <w:szCs w:val="28"/>
              </w:rPr>
            </w:pPr>
            <w:ins w:id="5" w:author="Amroy Pereira" w:date="2026-08-12T08:31:00Z" w16du:dateUtc="2026-08-12T03:01:00Z">
              <w:r>
                <w:t xml:space="preserve">₹ </w:t>
              </w:r>
            </w:ins>
            <w:r w:rsidR="0071079E">
              <w:rPr>
                <w:color w:val="000000" w:themeColor="text1"/>
                <w:sz w:val="21"/>
                <w:szCs w:val="28"/>
              </w:rPr>
              <w:t>65</w:t>
            </w:r>
            <w:r w:rsidR="00CD570E" w:rsidRPr="00B67916">
              <w:rPr>
                <w:color w:val="000000" w:themeColor="text1"/>
                <w:sz w:val="21"/>
                <w:szCs w:val="28"/>
              </w:rPr>
              <w:t>,000.00</w:t>
            </w:r>
          </w:p>
        </w:tc>
      </w:tr>
      <w:tr w:rsidR="00A12891" w:rsidRPr="00B67916" w14:paraId="4C1572A0" w14:textId="77777777" w:rsidTr="00D66336">
        <w:trPr>
          <w:trHeight w:val="297"/>
          <w:jc w:val="center"/>
        </w:trPr>
        <w:tc>
          <w:tcPr>
            <w:tcW w:w="8362" w:type="dxa"/>
            <w:gridSpan w:val="3"/>
          </w:tcPr>
          <w:p w14:paraId="67079001" w14:textId="77777777" w:rsidR="00A12891" w:rsidRPr="00B67916" w:rsidRDefault="00000000">
            <w:pPr>
              <w:jc w:val="right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Taxes / GST</w:t>
            </w:r>
          </w:p>
        </w:tc>
        <w:tc>
          <w:tcPr>
            <w:tcW w:w="2016" w:type="dxa"/>
          </w:tcPr>
          <w:p w14:paraId="282C71C6" w14:textId="77777777" w:rsidR="00A12891" w:rsidRPr="00B67916" w:rsidRDefault="00000000">
            <w:pPr>
              <w:jc w:val="right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Not applicable</w:t>
            </w:r>
          </w:p>
        </w:tc>
      </w:tr>
      <w:tr w:rsidR="00A12891" w:rsidRPr="00B67916" w14:paraId="5ABF9A76" w14:textId="77777777" w:rsidTr="00D66336">
        <w:trPr>
          <w:trHeight w:val="279"/>
          <w:jc w:val="center"/>
        </w:trPr>
        <w:tc>
          <w:tcPr>
            <w:tcW w:w="8362" w:type="dxa"/>
            <w:gridSpan w:val="3"/>
          </w:tcPr>
          <w:p w14:paraId="6DDB38B7" w14:textId="77777777" w:rsidR="00A12891" w:rsidRPr="00B67916" w:rsidRDefault="00000000">
            <w:pPr>
              <w:jc w:val="right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1"/>
                <w:szCs w:val="28"/>
              </w:rPr>
              <w:t>TOTAL DUE</w:t>
            </w:r>
          </w:p>
        </w:tc>
        <w:tc>
          <w:tcPr>
            <w:tcW w:w="2016" w:type="dxa"/>
          </w:tcPr>
          <w:p w14:paraId="0E1BC775" w14:textId="4D7ECE61" w:rsidR="00A12891" w:rsidRPr="00B67916" w:rsidRDefault="00000000">
            <w:pPr>
              <w:jc w:val="right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1"/>
                <w:szCs w:val="28"/>
              </w:rPr>
              <w:t xml:space="preserve">INR </w:t>
            </w:r>
            <w:ins w:id="6" w:author="Amroy Pereira" w:date="2026-08-12T08:31:00Z" w16du:dateUtc="2026-08-12T03:01:00Z">
              <w:r w:rsidR="00B67916">
                <w:t xml:space="preserve">₹ </w:t>
              </w:r>
            </w:ins>
            <w:r w:rsidR="0071079E">
              <w:rPr>
                <w:b/>
                <w:color w:val="000000" w:themeColor="text1"/>
                <w:sz w:val="21"/>
                <w:szCs w:val="28"/>
              </w:rPr>
              <w:t>65</w:t>
            </w:r>
            <w:r w:rsidRPr="00B67916">
              <w:rPr>
                <w:b/>
                <w:color w:val="000000" w:themeColor="text1"/>
                <w:sz w:val="21"/>
                <w:szCs w:val="28"/>
              </w:rPr>
              <w:t>,000.00</w:t>
            </w:r>
          </w:p>
        </w:tc>
      </w:tr>
    </w:tbl>
    <w:p w14:paraId="1C9AEDA1" w14:textId="42769B65" w:rsidR="00535A2C" w:rsidRPr="00B67916" w:rsidRDefault="00000000">
      <w:pPr>
        <w:spacing w:before="100" w:after="120"/>
        <w:rPr>
          <w:color w:val="000000" w:themeColor="text1"/>
          <w:sz w:val="21"/>
          <w:szCs w:val="28"/>
        </w:rPr>
      </w:pPr>
      <w:r w:rsidRPr="00B67916">
        <w:rPr>
          <w:b/>
          <w:color w:val="000000" w:themeColor="text1"/>
          <w:sz w:val="21"/>
          <w:szCs w:val="28"/>
        </w:rPr>
        <w:t xml:space="preserve">Amount in words: </w:t>
      </w:r>
      <w:r w:rsidRPr="00B67916">
        <w:rPr>
          <w:color w:val="000000" w:themeColor="text1"/>
          <w:sz w:val="21"/>
          <w:szCs w:val="28"/>
        </w:rPr>
        <w:t xml:space="preserve">INR </w:t>
      </w:r>
      <w:r w:rsidR="00E60AFA" w:rsidRPr="00B67916">
        <w:rPr>
          <w:color w:val="000000" w:themeColor="text1"/>
          <w:sz w:val="21"/>
          <w:szCs w:val="28"/>
        </w:rPr>
        <w:t>Seventy</w:t>
      </w:r>
      <w:r w:rsidRPr="00B67916">
        <w:rPr>
          <w:color w:val="000000" w:themeColor="text1"/>
          <w:sz w:val="21"/>
          <w:szCs w:val="28"/>
        </w:rPr>
        <w:t xml:space="preserve"> Thousand Only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62"/>
        <w:gridCol w:w="5162"/>
      </w:tblGrid>
      <w:tr w:rsidR="00A12891" w:rsidRPr="00B67916" w14:paraId="094BDD1F" w14:textId="77777777" w:rsidTr="00026074">
        <w:trPr>
          <w:jc w:val="center"/>
        </w:trPr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A56286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BANK DETAILS FOR PAYMENT</w:t>
            </w:r>
          </w:p>
          <w:p w14:paraId="1BC16B39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Account Holder: Amroy Simpson Pereira</w:t>
            </w:r>
          </w:p>
          <w:p w14:paraId="663B3A8D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Bank Name: State Bank of India</w:t>
            </w:r>
          </w:p>
          <w:p w14:paraId="0942330E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Account No.: 41150232161</w:t>
            </w:r>
          </w:p>
          <w:p w14:paraId="4BAD4EEA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IFSC Code: SBIN0001884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B95500" w14:textId="77777777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0"/>
                <w:szCs w:val="28"/>
              </w:rPr>
              <w:t>NOTES</w:t>
            </w:r>
          </w:p>
          <w:p w14:paraId="555860F6" w14:textId="77777777" w:rsidR="00535A2C" w:rsidRPr="00B67916" w:rsidRDefault="00535A2C">
            <w:pPr>
              <w:rPr>
                <w:color w:val="000000" w:themeColor="text1"/>
                <w:sz w:val="21"/>
                <w:szCs w:val="21"/>
                <w:rPrChange w:id="7" w:author="Amroy Pereira" w:date="2026-08-12T08:30:00Z" w16du:dateUtc="2026-08-12T03:00:00Z">
                  <w:rPr>
                    <w:sz w:val="21"/>
                    <w:szCs w:val="21"/>
                  </w:rPr>
                </w:rPrChange>
              </w:rPr>
            </w:pPr>
            <w:r w:rsidRPr="00B67916">
              <w:rPr>
                <w:color w:val="000000" w:themeColor="text1"/>
                <w:sz w:val="21"/>
                <w:szCs w:val="21"/>
                <w:rPrChange w:id="8" w:author="Amroy Pereira" w:date="2026-08-12T08:30:00Z" w16du:dateUtc="2026-08-12T03:00:00Z">
                  <w:rPr>
                    <w:sz w:val="21"/>
                    <w:szCs w:val="21"/>
                  </w:rPr>
                </w:rPrChange>
              </w:rPr>
              <w:t>Invoice for the annual ERP software subscription, customization, maintenance, support, hosting and deployment infrastructure.</w:t>
            </w:r>
          </w:p>
          <w:p w14:paraId="0D0CF0D8" w14:textId="471D97E1" w:rsidR="00A12891" w:rsidRPr="00B67916" w:rsidRDefault="00000000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Payment due on receipt unless otherwise agreed.</w:t>
            </w:r>
          </w:p>
          <w:p w14:paraId="44804E62" w14:textId="1C7825C8" w:rsidR="00535A2C" w:rsidRPr="00B67916" w:rsidRDefault="00535A2C">
            <w:pPr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color w:val="000000" w:themeColor="text1"/>
                <w:sz w:val="21"/>
                <w:szCs w:val="28"/>
              </w:rPr>
              <w:t>Subscription renews annually at ₹</w:t>
            </w:r>
            <w:r w:rsidR="00BE3B25">
              <w:rPr>
                <w:color w:val="000000" w:themeColor="text1"/>
                <w:sz w:val="21"/>
                <w:szCs w:val="28"/>
              </w:rPr>
              <w:t>65</w:t>
            </w:r>
            <w:r w:rsidRPr="00B67916">
              <w:rPr>
                <w:color w:val="000000" w:themeColor="text1"/>
                <w:sz w:val="21"/>
                <w:szCs w:val="28"/>
              </w:rPr>
              <w:t>,000, subject to written notice of any price revision before renewal.</w:t>
            </w:r>
          </w:p>
        </w:tc>
      </w:tr>
      <w:tr w:rsidR="00A12891" w:rsidRPr="00B67916" w14:paraId="5B1E2A85" w14:textId="77777777" w:rsidTr="00026074">
        <w:trPr>
          <w:jc w:val="center"/>
        </w:trPr>
        <w:tc>
          <w:tcPr>
            <w:tcW w:w="5162" w:type="dxa"/>
            <w:tcBorders>
              <w:top w:val="single" w:sz="4" w:space="0" w:color="auto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E6EA7BB" w14:textId="77777777" w:rsidR="00A12891" w:rsidRPr="00B67916" w:rsidRDefault="00A12891">
            <w:pPr>
              <w:rPr>
                <w:color w:val="000000" w:themeColor="text1"/>
                <w:sz w:val="21"/>
                <w:szCs w:val="28"/>
              </w:rPr>
            </w:pPr>
          </w:p>
        </w:tc>
        <w:tc>
          <w:tcPr>
            <w:tcW w:w="5162" w:type="dxa"/>
            <w:tcBorders>
              <w:top w:val="single" w:sz="4" w:space="0" w:color="auto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62596FD" w14:textId="77777777" w:rsidR="00A12891" w:rsidRPr="00B67916" w:rsidRDefault="00000000">
            <w:pPr>
              <w:spacing w:before="360"/>
              <w:jc w:val="right"/>
              <w:rPr>
                <w:color w:val="000000" w:themeColor="text1"/>
                <w:sz w:val="21"/>
                <w:szCs w:val="28"/>
              </w:rPr>
            </w:pPr>
            <w:r w:rsidRPr="00B67916">
              <w:rPr>
                <w:b/>
                <w:color w:val="000000" w:themeColor="text1"/>
                <w:sz w:val="21"/>
                <w:szCs w:val="28"/>
              </w:rPr>
              <w:t>Authorized Signatory</w:t>
            </w:r>
            <w:r w:rsidRPr="00B67916">
              <w:rPr>
                <w:b/>
                <w:color w:val="000000" w:themeColor="text1"/>
                <w:sz w:val="21"/>
                <w:szCs w:val="28"/>
              </w:rPr>
              <w:br/>
              <w:t>For Foundry4</w:t>
            </w:r>
          </w:p>
        </w:tc>
      </w:tr>
    </w:tbl>
    <w:p w14:paraId="2F521C84" w14:textId="77777777" w:rsidR="00760D43" w:rsidRPr="00B67916" w:rsidRDefault="00760D43">
      <w:pPr>
        <w:rPr>
          <w:color w:val="000000" w:themeColor="text1"/>
          <w:sz w:val="21"/>
          <w:szCs w:val="28"/>
        </w:rPr>
      </w:pPr>
    </w:p>
    <w:sectPr w:rsidR="00760D43" w:rsidRPr="00B67916" w:rsidSect="00034616">
      <w:footerReference w:type="default" r:id="rId9"/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443C59" w14:textId="77777777" w:rsidR="0040161A" w:rsidRDefault="0040161A">
      <w:pPr>
        <w:spacing w:line="240" w:lineRule="auto"/>
      </w:pPr>
      <w:r>
        <w:separator/>
      </w:r>
    </w:p>
  </w:endnote>
  <w:endnote w:type="continuationSeparator" w:id="0">
    <w:p w14:paraId="2758BED3" w14:textId="77777777" w:rsidR="0040161A" w:rsidRDefault="00401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863901" w14:textId="77777777" w:rsidR="00A12891" w:rsidRDefault="00000000">
    <w:pPr>
      <w:pStyle w:val="Footer"/>
      <w:jc w:val="center"/>
    </w:pPr>
    <w:proofErr w:type="gramStart"/>
    <w:r>
      <w:rPr>
        <w:color w:val="4B5563"/>
        <w:sz w:val="16"/>
      </w:rPr>
      <w:t>foundry4.in  •</w:t>
    </w:r>
    <w:proofErr w:type="gramEnd"/>
    <w:r>
      <w:rPr>
        <w:color w:val="4B5563"/>
        <w:sz w:val="16"/>
      </w:rPr>
      <w:t xml:space="preserve">  </w:t>
    </w:r>
    <w:proofErr w:type="gramStart"/>
    <w:r>
      <w:rPr>
        <w:color w:val="4B5563"/>
        <w:sz w:val="16"/>
      </w:rPr>
      <w:t>info@foundry4.in  •</w:t>
    </w:r>
    <w:proofErr w:type="gramEnd"/>
    <w:r>
      <w:rPr>
        <w:color w:val="4B5563"/>
        <w:sz w:val="16"/>
      </w:rPr>
      <w:t xml:space="preserve">  Technology. Creativity. Data. AI.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C474D9" w14:textId="77777777" w:rsidR="0040161A" w:rsidRDefault="0040161A">
      <w:pPr>
        <w:spacing w:line="240" w:lineRule="auto"/>
      </w:pPr>
      <w:r>
        <w:separator/>
      </w:r>
    </w:p>
  </w:footnote>
  <w:footnote w:type="continuationSeparator" w:id="0">
    <w:p w14:paraId="61006E9B" w14:textId="77777777" w:rsidR="0040161A" w:rsidRDefault="004016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250988">
    <w:abstractNumId w:val="8"/>
  </w:num>
  <w:num w:numId="2" w16cid:durableId="540897516">
    <w:abstractNumId w:val="6"/>
  </w:num>
  <w:num w:numId="3" w16cid:durableId="1091663700">
    <w:abstractNumId w:val="5"/>
  </w:num>
  <w:num w:numId="4" w16cid:durableId="57558506">
    <w:abstractNumId w:val="4"/>
  </w:num>
  <w:num w:numId="5" w16cid:durableId="1737238639">
    <w:abstractNumId w:val="7"/>
  </w:num>
  <w:num w:numId="6" w16cid:durableId="1078207784">
    <w:abstractNumId w:val="3"/>
  </w:num>
  <w:num w:numId="7" w16cid:durableId="1151141241">
    <w:abstractNumId w:val="2"/>
  </w:num>
  <w:num w:numId="8" w16cid:durableId="834611643">
    <w:abstractNumId w:val="1"/>
  </w:num>
  <w:num w:numId="9" w16cid:durableId="5023566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mroy Pereira">
    <w15:presenceInfo w15:providerId="Windows Live" w15:userId="ab0108a99b47c30f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74"/>
    <w:rsid w:val="00034616"/>
    <w:rsid w:val="00040D3F"/>
    <w:rsid w:val="0006063C"/>
    <w:rsid w:val="000E3FA5"/>
    <w:rsid w:val="001105CF"/>
    <w:rsid w:val="0015074B"/>
    <w:rsid w:val="001E0EC9"/>
    <w:rsid w:val="0029639D"/>
    <w:rsid w:val="00297343"/>
    <w:rsid w:val="00326F90"/>
    <w:rsid w:val="003B5C3D"/>
    <w:rsid w:val="003D2CDD"/>
    <w:rsid w:val="0040161A"/>
    <w:rsid w:val="00535A2C"/>
    <w:rsid w:val="00701B0A"/>
    <w:rsid w:val="0071079E"/>
    <w:rsid w:val="00760D43"/>
    <w:rsid w:val="0077146E"/>
    <w:rsid w:val="007C1EAD"/>
    <w:rsid w:val="007C2405"/>
    <w:rsid w:val="008F141D"/>
    <w:rsid w:val="008F1FEA"/>
    <w:rsid w:val="0099543E"/>
    <w:rsid w:val="00A0357B"/>
    <w:rsid w:val="00A07D01"/>
    <w:rsid w:val="00A12891"/>
    <w:rsid w:val="00A84039"/>
    <w:rsid w:val="00AA1D8D"/>
    <w:rsid w:val="00B4017E"/>
    <w:rsid w:val="00B47730"/>
    <w:rsid w:val="00B67916"/>
    <w:rsid w:val="00BE3B25"/>
    <w:rsid w:val="00CB0664"/>
    <w:rsid w:val="00CD570E"/>
    <w:rsid w:val="00D35BC0"/>
    <w:rsid w:val="00D66336"/>
    <w:rsid w:val="00DC3097"/>
    <w:rsid w:val="00E60AFA"/>
    <w:rsid w:val="00F42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BA4C5"/>
  <w14:defaultImageDpi w14:val="300"/>
  <w15:docId w15:val="{F7DC99FF-E9EE-F04D-8A5A-EDBC4944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1182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35A2C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A84039"/>
    <w:pPr>
      <w:spacing w:after="0" w:line="240" w:lineRule="auto"/>
    </w:pPr>
    <w:rPr>
      <w:rFonts w:ascii="Aptos" w:hAnsi="Aptos"/>
      <w:color w:val="11182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Amroy Pereira</cp:lastModifiedBy>
  <cp:revision>4</cp:revision>
  <cp:lastPrinted>2026-08-19T05:39:00Z</cp:lastPrinted>
  <dcterms:created xsi:type="dcterms:W3CDTF">2026-08-19T05:39:00Z</dcterms:created>
  <dcterms:modified xsi:type="dcterms:W3CDTF">2026-08-20T02:45:00Z</dcterms:modified>
  <cp:category/>
</cp:coreProperties>
</file>